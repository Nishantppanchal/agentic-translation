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接地及绝缘电阻检测报告</w:t>
      </w:r>
    </w:p>
    <w:p>
      <w:r>
        <w:t>受甲方委托，乙方于2026年5月18日对北区变电站110 kV开关室的</w:t>
      </w:r>
      <w:r>
        <w:rPr>
          <w:b/>
        </w:rPr>
        <w:t>主接地网</w:t>
      </w:r>
      <w:r>
        <w:t>进行了检测。实测接地电阻为0.42 Ω，</w:t>
      </w:r>
      <w:r>
        <w:rPr>
          <w:i/>
        </w:rPr>
        <w:t>满足设计值0.5 Ω的要求</w:t>
      </w:r>
      <w:r>
        <w:t>。</w:t>
      </w:r>
    </w:p>
    <w:p>
      <w:pPr>
        <w:pStyle w:val="Heading2"/>
      </w:pPr>
      <w:r>
        <w:t>一、检测依据</w:t>
      </w:r>
    </w:p>
    <w:p>
      <w:r>
        <w:t>检测按照经审批的</w:t>
      </w:r>
      <w:hyperlink r:id="rId11">
        <w:r>
          <w:rPr>
            <w:color w:val="0563C1"/>
            <w:u w:val="single"/>
          </w:rPr>
          <w:t xml:space="preserve">检测方案</w:t>
        </w:r>
      </w:hyperlink>
      <w:r>
        <w:t>及DL/T 475—2017执行。</w:t>
      </w:r>
      <w:r>
        <w:rPr>
          <w:vertAlign w:val="superscript"/>
        </w:rPr>
        <w:footnoteReference w:id="1"/>
      </w:r>
    </w:p>
    <w:p>
      <w:r>
        <w:t>检测前，运维单位已按操作票完成相关倒闸操作，并在被试设备两侧装设接地线。</w:t>
      </w:r>
    </w:p>
    <w:p>
      <w:pPr>
        <w:pStyle w:val="Heading2"/>
      </w:pPr>
      <w:r>
        <w:t>二、检测结果</w:t>
      </w:r>
    </w:p>
    <w:p>
      <w:pPr>
        <w:pStyle w:val="Heading3"/>
      </w:pPr>
      <w:r>
        <w:t>（一）接地电阻及接地导通测试</w:t>
      </w:r>
    </w:p>
    <w:p>
      <w:r>
        <w:t>测试条件：天气晴，环境温度25 ℃，相对湿度45%。</w:t>
      </w:r>
    </w:p>
    <w:p>
      <w:r>
        <w:drawing>
          <wp:inline xmlns:a="http://schemas.openxmlformats.org/drawingml/2006/main" xmlns:pic="http://schemas.openxmlformats.org/drawingml/2006/picture">
            <wp:extent cx="4320000" cy="2346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469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9E9E9"/>
          </w:tcPr>
          <w:p>
            <w:r>
              <w:rPr>
                <w:b/>
              </w:rPr>
              <w:t>测量位置</w:t>
            </w:r>
          </w:p>
        </w:tc>
        <w:tc>
          <w:tcPr>
            <w:tcW w:type="dxa" w:w="2268"/>
            <w:shd w:val="clear" w:color="auto" w:fill="E9E9E9"/>
          </w:tcPr>
          <w:p>
            <w:r>
              <w:rPr>
                <w:b/>
              </w:rPr>
              <w:t>实测值</w:t>
            </w:r>
          </w:p>
        </w:tc>
        <w:tc>
          <w:tcPr>
            <w:tcW w:type="dxa" w:w="2268"/>
            <w:shd w:val="clear" w:color="auto" w:fill="E9E9E9"/>
          </w:tcPr>
          <w:p>
            <w:r>
              <w:rPr>
                <w:b/>
              </w:rPr>
              <w:t>标准要求</w:t>
            </w:r>
          </w:p>
        </w:tc>
        <w:tc>
          <w:tcPr>
            <w:tcW w:type="dxa" w:w="2268"/>
            <w:shd w:val="clear" w:color="auto" w:fill="E9E9E9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268"/>
          </w:tcPr>
          <w:p>
            <w:r>
              <w:t>主接地网</w:t>
            </w:r>
          </w:p>
        </w:tc>
        <w:tc>
          <w:tcPr>
            <w:tcW w:type="dxa" w:w="2268"/>
          </w:tcPr>
          <w:p>
            <w:r>
              <w:t>0.42 Ω</w:t>
            </w:r>
          </w:p>
        </w:tc>
        <w:tc>
          <w:tcPr>
            <w:tcW w:type="dxa" w:w="2268"/>
          </w:tcPr>
          <w:p>
            <w:r>
              <w:t>≤0.5 Ω</w:t>
            </w:r>
          </w:p>
        </w:tc>
        <w:tc>
          <w:tcPr>
            <w:tcW w:type="dxa" w:w="2268"/>
          </w:tcPr>
          <w:p>
            <w:r>
              <w:t>合格</w:t>
            </w:r>
          </w:p>
        </w:tc>
      </w:tr>
      <w:tr>
        <w:tc>
          <w:tcPr>
            <w:tcW w:type="dxa" w:w="2268"/>
          </w:tcPr>
          <w:p>
            <w:r>
              <w:t>地下室电缆桥架</w:t>
            </w:r>
          </w:p>
        </w:tc>
        <w:tc>
          <w:tcPr>
            <w:tcW w:type="dxa" w:w="2268"/>
          </w:tcPr>
          <w:p>
            <w:r>
              <w:t>0.08 Ω</w:t>
            </w:r>
          </w:p>
        </w:tc>
        <w:tc>
          <w:tcPr>
            <w:tcW w:type="dxa" w:w="2268"/>
          </w:tcPr>
          <w:p>
            <w:r>
              <w:t>≤0.2 Ω</w:t>
            </w:r>
          </w:p>
        </w:tc>
        <w:tc>
          <w:tcPr>
            <w:tcW w:type="dxa" w:w="2268"/>
          </w:tcPr>
          <w:p>
            <w:r>
              <w:t>合格</w:t>
            </w:r>
          </w:p>
        </w:tc>
      </w:tr>
      <w:tr>
        <w:tc>
          <w:tcPr>
            <w:tcW w:type="dxa" w:w="2268"/>
          </w:tcPr>
          <w:p>
            <w:r>
              <w:t>UPS屏柜</w:t>
            </w:r>
          </w:p>
        </w:tc>
        <w:tc>
          <w:tcPr>
            <w:tcW w:type="dxa" w:w="2268"/>
          </w:tcPr>
          <w:p>
            <w:r>
              <w:t>0.35 Ω</w:t>
            </w:r>
          </w:p>
        </w:tc>
        <w:tc>
          <w:tcPr>
            <w:tcW w:type="dxa" w:w="2268"/>
          </w:tcPr>
          <w:p>
            <w:r>
              <w:t>≤0.2 Ω</w:t>
            </w:r>
          </w:p>
        </w:tc>
        <w:tc>
          <w:tcPr>
            <w:tcW w:type="dxa" w:w="2268"/>
          </w:tcPr>
          <w:p>
            <w:r>
              <w:t>不合格</w:t>
            </w:r>
          </w:p>
        </w:tc>
      </w:tr>
    </w:tbl>
    <w:p/>
    <w:p>
      <w:pPr>
        <w:pStyle w:val="Heading3"/>
      </w:pPr>
      <w:r>
        <w:t>（二）绝缘电阻测试</w:t>
      </w:r>
    </w:p>
    <w:p>
      <w:r>
        <w:t>测试条件：天气晴，环境温度25 ℃，相对湿度45%。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9E9E9"/>
          </w:tcPr>
          <w:p>
            <w:r>
              <w:rPr>
                <w:b/>
              </w:rPr>
              <w:t>测量位置</w:t>
            </w:r>
          </w:p>
        </w:tc>
        <w:tc>
          <w:tcPr>
            <w:tcW w:type="dxa" w:w="2268"/>
            <w:shd w:val="clear" w:color="auto" w:fill="E9E9E9"/>
          </w:tcPr>
          <w:p>
            <w:r>
              <w:rPr>
                <w:b/>
              </w:rPr>
              <w:t>实测值</w:t>
            </w:r>
          </w:p>
        </w:tc>
        <w:tc>
          <w:tcPr>
            <w:tcW w:type="dxa" w:w="2268"/>
            <w:shd w:val="clear" w:color="auto" w:fill="E9E9E9"/>
          </w:tcPr>
          <w:p>
            <w:r>
              <w:rPr>
                <w:b/>
              </w:rPr>
              <w:t>标准要求</w:t>
            </w:r>
          </w:p>
        </w:tc>
        <w:tc>
          <w:tcPr>
            <w:tcW w:type="dxa" w:w="2268"/>
            <w:shd w:val="clear" w:color="auto" w:fill="E9E9E9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268"/>
          </w:tcPr>
          <w:p>
            <w:r>
              <w:t>110 kV开关柜A相</w:t>
            </w:r>
          </w:p>
        </w:tc>
        <w:tc>
          <w:tcPr>
            <w:tcW w:type="dxa" w:w="2268"/>
          </w:tcPr>
          <w:p>
            <w:r>
              <w:t>2500 MΩ</w:t>
            </w:r>
          </w:p>
        </w:tc>
        <w:tc>
          <w:tcPr>
            <w:tcW w:type="dxa" w:w="2268"/>
          </w:tcPr>
          <w:p>
            <w:r>
              <w:t>≥1000 MΩ</w:t>
            </w:r>
          </w:p>
        </w:tc>
        <w:tc>
          <w:tcPr>
            <w:tcW w:type="dxa" w:w="2268"/>
          </w:tcPr>
          <w:p>
            <w:r>
              <w:t>合格</w:t>
            </w:r>
          </w:p>
        </w:tc>
      </w:tr>
      <w:tr>
        <w:tc>
          <w:tcPr>
            <w:tcW w:type="dxa" w:w="2268"/>
          </w:tcPr>
          <w:p>
            <w:r>
              <w:t>110 kV开关柜B相</w:t>
            </w:r>
          </w:p>
        </w:tc>
        <w:tc>
          <w:tcPr>
            <w:tcW w:type="dxa" w:w="2268"/>
          </w:tcPr>
          <w:p>
            <w:r>
              <w:t>2300 MΩ</w:t>
            </w:r>
          </w:p>
        </w:tc>
        <w:tc>
          <w:tcPr>
            <w:tcW w:type="dxa" w:w="2268"/>
          </w:tcPr>
          <w:p>
            <w:r>
              <w:t>≥1000 MΩ</w:t>
            </w:r>
          </w:p>
        </w:tc>
        <w:tc>
          <w:tcPr>
            <w:tcW w:type="dxa" w:w="2268"/>
          </w:tcPr>
          <w:p>
            <w:r>
              <w:t>合格</w:t>
            </w:r>
          </w:p>
        </w:tc>
      </w:tr>
      <w:tr>
        <w:tc>
          <w:tcPr>
            <w:tcW w:type="dxa" w:w="2268"/>
          </w:tcPr>
          <w:p>
            <w:r>
              <w:t>110 kV开关柜C相</w:t>
            </w:r>
          </w:p>
        </w:tc>
        <w:tc>
          <w:tcPr>
            <w:tcW w:type="dxa" w:w="2268"/>
          </w:tcPr>
          <w:p>
            <w:r>
              <w:t>2400 MΩ</w:t>
            </w:r>
          </w:p>
        </w:tc>
        <w:tc>
          <w:tcPr>
            <w:tcW w:type="dxa" w:w="2268"/>
          </w:tcPr>
          <w:p>
            <w:r>
              <w:t>≥1000 MΩ</w:t>
            </w:r>
          </w:p>
        </w:tc>
        <w:tc>
          <w:tcPr>
            <w:tcW w:type="dxa" w:w="2268"/>
          </w:tcPr>
          <w:p>
            <w:r>
              <w:t>合格</w:t>
            </w:r>
          </w:p>
        </w:tc>
      </w:tr>
    </w:tbl>
    <w:p/>
    <w:p>
      <w:pPr>
        <w:pStyle w:val="Heading2"/>
      </w:pPr>
      <w:r>
        <w:t>三、结论</w:t>
      </w:r>
    </w:p>
    <w:p>
      <w:r>
        <w:t>UPS屏柜接地导通电阻超标，判定为不合格。乙方须</w:t>
      </w:r>
      <w:del w:id="91" w:author="王建国" w:date="2026-05-19T10:00:00Z">
        <w:r>
          <w:delText xml:space="preserve">尽快</w:delText>
        </w:r>
      </w:del>
      <w:ins w:id="92" w:author="王建国" w:date="2026-05-19T10:00:00Z">
        <w:r>
          <w:t xml:space="preserve">于2026年6月15日前</w:t>
        </w:r>
      </w:ins>
      <w:r>
        <w:t>完成消缺并复测。</w:t>
      </w:r>
    </w:p>
    <w:p>
      <w:r>
        <w:t>其余检测项目均合格，相关设备具备投运条件。</w:t>
      </w:r>
    </w:p>
    <w:p>
      <w:r>
        <w:t>检测人员：赵磊</w:t>
      </w:r>
    </w:p>
    <w:p>
      <w:r>
        <w:t>审核：王建国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0"/>
      </w:pPr>
      <w:r>
        <w:rPr>
          <w:vertAlign w:val="superscript"/>
        </w:rPr>
        <w:footnoteRef/>
      </w:r>
      <w:r>
        <w:rPr>
          <w:sz w:val="18"/>
        </w:rPr>
        <w:t>DL/T 475—2017《接地装置特性参数测量导则》。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北区变电站改造工程 · UW-2291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uw-2291/jiance-fangan" TargetMode="External"/><Relationship Id="rId12" Type="http://schemas.openxmlformats.org/officeDocument/2006/relationships/image" Target="media/image1.png"/><Relationship Id="rId13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接地及绝缘电阻检测报告</dc:title>
  <dc:subject/>
  <dc:creator>赵磊</dc:creator>
  <cp:keywords/>
  <dc:description>generated by python-docx</dc:description>
  <cp:lastModifiedBy>王建国</cp:lastModifiedBy>
  <cp:revision>2</cp:revision>
  <dcterms:created xsi:type="dcterms:W3CDTF">2026-05-20T09:30:00Z</dcterms:created>
  <dcterms:modified xsi:type="dcterms:W3CDTF">2026-05-20T09:30:00Z</dcterms:modified>
  <cp:category/>
</cp:coreProperties>
</file>