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Prüfbericht Erdungsanlage</w:t>
      </w:r>
    </w:p>
    <w:p>
      <w:r>
        <w:t xml:space="preserve">Am 12.05.2026 wurde die </w:t>
      </w:r>
      <w:r>
        <w:rPr>
          <w:b/>
        </w:rPr>
        <w:t>Erdungsanlage</w:t>
      </w:r>
      <w:r>
        <w:t xml:space="preserve"> im Kellergeschoss geprüft. Der Übergangswiderstand der </w:t>
      </w:r>
      <w:r>
        <w:rPr>
          <w:b/>
        </w:rPr>
        <w:t>Kabelpritsche</w:t>
      </w:r>
      <w:r>
        <w:t xml:space="preserve"> liegt mit 0,08 Ω </w:t>
      </w:r>
      <w:r>
        <w:rPr>
          <w:i/>
        </w:rPr>
        <w:t>unter</w:t>
      </w:r>
      <w:r>
        <w:t xml:space="preserve"> dem Grenzwert von 0,1 Ω.</w:t>
      </w:r>
    </w:p>
    <w:p>
      <w:pPr>
        <w:pStyle w:val="Heading2"/>
      </w:pPr>
      <w:r>
        <w:t>Messergebnisse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Messpunkt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Kabelpritsche KG</w:t>
            </w:r>
          </w:p>
        </w:tc>
        <w:tc>
          <w:tcPr>
            <w:tcW w:type="dxa" w:w="2880"/>
          </w:tcPr>
          <w:p>
            <w:r>
              <w:t>0,08 Ω</w:t>
            </w:r>
          </w:p>
        </w:tc>
        <w:tc>
          <w:tcPr>
            <w:tcW w:type="dxa" w:w="2880"/>
          </w:tcPr>
          <w:p>
            <w:r>
              <w:t>in Ordnung</w:t>
            </w:r>
          </w:p>
        </w:tc>
      </w:tr>
      <w:tr>
        <w:tc>
          <w:tcPr>
            <w:tcW w:type="dxa" w:w="2880"/>
          </w:tcPr>
          <w:p>
            <w:r>
              <w:t>Schaltschrank 1</w:t>
            </w:r>
          </w:p>
        </w:tc>
        <w:tc>
          <w:tcPr>
            <w:tcW w:type="dxa" w:w="2880"/>
          </w:tcPr>
          <w:p>
            <w:r>
              <w:t>0,05 Ω</w:t>
            </w:r>
          </w:p>
        </w:tc>
        <w:tc>
          <w:tcPr>
            <w:tcW w:type="dxa" w:w="2880"/>
          </w:tcPr>
          <w:p>
            <w:r>
              <w:t>in Ordnung</w:t>
            </w:r>
          </w:p>
        </w:tc>
      </w:tr>
      <w:tr>
        <w:tc>
          <w:tcPr>
            <w:tcW w:type="dxa" w:w="2880"/>
          </w:tcPr>
          <w:p>
            <w:r>
              <w:t>USV-Anlage</w:t>
            </w:r>
          </w:p>
        </w:tc>
        <w:tc>
          <w:tcPr>
            <w:tcW w:type="dxa" w:w="2880"/>
          </w:tcPr>
          <w:p>
            <w:r>
              <w:t>0,12 Ω</w:t>
            </w:r>
          </w:p>
        </w:tc>
        <w:tc>
          <w:tcPr>
            <w:tcW w:type="dxa" w:w="2880"/>
          </w:tcPr>
          <w:p>
            <w:r>
              <w:t>Nachbesserung erforderlich</w:t>
            </w:r>
          </w:p>
        </w:tc>
      </w:tr>
    </w:tbl>
    <w:p>
      <w:r>
        <w:t xml:space="preserve">Die Prüfung erfolgte nach den Vorgaben des </w:t>
      </w:r>
      <w:hyperlink r:id="rIdLink1">
        <w:r>
          <w:rPr>
            <w:rStyle w:val="Hyperlink"/>
            <w:color w:val="0563C1"/>
            <w:u w:val="single"/>
          </w:rPr>
          <w:t>Netzbetreibers</w:t>
        </w:r>
      </w:hyperlink>
      <w:r>
        <w:t xml:space="preserve"> und der DIN VDE 0100-540.</w:t>
      </w:r>
      <w:r>
        <w:rPr>
          <w:vertAlign w:val="superscript"/>
        </w:rPr>
        <w:footnoteReference w:id="1"/>
      </w:r>
    </w:p>
    <w:p>
      <w:r>
        <w:t xml:space="preserve">Die Anlage ist </w:t>
      </w:r>
      <w:del w:id="11" w:author="M. Weber" w:date="2026-05-12T10:00:00Z">
        <w:r>
          <w:delText xml:space="preserve">vorläufig </w:delText>
        </w:r>
      </w:del>
      <w:ins w:id="12" w:author="M. Weber" w:date="2026-05-12T10:00:00Z">
        <w:r>
          <w:t xml:space="preserve">uneingeschränkt </w:t>
        </w:r>
      </w:ins>
      <w:r>
        <w:t>betriebsbereit.</w:t>
      </w:r>
    </w:p>
    <w:p>
      <w:r>
        <w:t>Die Nachbesserung an der USV-Anlage ist bis zum 31.05.2026 durchzuführen.</w:t>
      </w:r>
    </w:p>
    <w:p>
      <w:r>
        <w:t>Für den Prüfer: K. Albrecht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Errichten von Niederspannungsanlagen – Erdungsanlagen und Schutzleiter.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Umspannwerk Nord · Projekt UW-2291 ·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Link1" Type="http://schemas.openxmlformats.org/officeDocument/2006/relationships/hyperlink" Target="https://example.com/netzbetreiber" TargetMode="External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